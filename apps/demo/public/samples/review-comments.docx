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Review Notes</w:t>
      </w:r>
    </w:p>
    <w:p>
      <w:commentRangeStart w:id="0"/>
      <w:r>
        <w:t>Monthly operational report</w:t>
      </w:r>
      <w:commentRangeEnd w:id="0"/>
      <w:r>
        <w:rPr>
          <w:rStyle w:val="CommentReference"/>
        </w:rPr>
        <w:commentReference w:id="0"/>
      </w:r>
    </w:p>
    <w:p>
      <w:r>
        <w:t xml:space="preserve">Response time changed from </w:t>
      </w:r>
      <w:del w:id="1" w:author="Alex Reviewer" w:date="2026-07-11T00:00:00Z">
        <w:r>
          <w:delText>five business days</w:delText>
        </w:r>
      </w:del>
      <w:r>
        <w:t xml:space="preserve"> to </w:t>
      </w:r>
      <w:ins w:id="2" w:author="Morgan Editor" w:date="2026-07-11T00:05:00Z">
        <w:r>
          <w:t>two business days</w:t>
        </w:r>
      </w:ins>
      <w:r>
        <w:t>.</w:t>
      </w:r>
    </w:p>
    <w:p>
      <w:r>
        <w:t>Use the 修订 and 批注 switches to compare the reviewed document state.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Priya Reviewer" w:initials="PR" w:date="2026-07-11T00:10:00Z">
    <w:p>
      <w:r>
        <w:t>Please confirm this report includes the service-level summary.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• Vue Extend UI browser verification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Document Review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Review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